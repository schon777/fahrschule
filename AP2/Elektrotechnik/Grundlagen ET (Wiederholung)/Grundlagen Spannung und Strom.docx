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233D" w14:textId="2B9BCBC8" w:rsidR="003738D0" w:rsidDel="003738D0" w:rsidRDefault="003738D0" w:rsidP="003738D0">
      <w:pPr>
        <w:jc w:val="center"/>
        <w:rPr>
          <w:del w:id="0" w:author="Alwin Trotno" w:date="2026-02-17T13:30:00Z" w16du:dateUtc="2026-02-17T12:30:00Z"/>
          <w:b/>
        </w:rPr>
      </w:pPr>
      <w:r w:rsidRPr="003738D0">
        <w:rPr>
          <w:b/>
        </w:rPr>
        <w:t>Grundlagen</w:t>
      </w:r>
      <w:ins w:id="1" w:author="Alwin Trotno" w:date="2026-02-17T13:31:00Z" w16du:dateUtc="2026-02-17T12:31:00Z">
        <w:r>
          <w:rPr>
            <w:b/>
          </w:rPr>
          <w:t xml:space="preserve"> Spannung und Strom</w:t>
        </w:r>
      </w:ins>
    </w:p>
    <w:p w14:paraId="136C30B9" w14:textId="77777777" w:rsidR="003738D0" w:rsidRDefault="003738D0" w:rsidP="003738D0">
      <w:pPr>
        <w:jc w:val="center"/>
        <w:rPr>
          <w:ins w:id="2" w:author="Alwin Trotno" w:date="2026-02-17T13:31:00Z" w16du:dateUtc="2026-02-17T12:31:00Z"/>
          <w:b/>
        </w:rPr>
      </w:pPr>
    </w:p>
    <w:p w14:paraId="21E7BF15" w14:textId="43FE9E31" w:rsidR="003738D0" w:rsidRDefault="003738D0" w:rsidP="003738D0">
      <w:pPr>
        <w:jc w:val="center"/>
        <w:rPr>
          <w:ins w:id="3" w:author="Alwin Trotno" w:date="2026-02-17T13:31:00Z" w16du:dateUtc="2026-02-17T12:31:00Z"/>
          <w:b/>
        </w:rPr>
      </w:pPr>
    </w:p>
    <w:p w14:paraId="176190EE" w14:textId="77777777" w:rsidR="003738D0" w:rsidRPr="003738D0" w:rsidRDefault="003738D0" w:rsidP="003738D0">
      <w:pPr>
        <w:rPr>
          <w:ins w:id="4" w:author="Alwin Trotno" w:date="2026-02-17T13:31:00Z" w16du:dateUtc="2026-02-17T12:31:00Z"/>
          <w:rPrChange w:id="5" w:author="Alwin Trotno" w:date="2026-02-17T13:31:00Z" w16du:dateUtc="2026-02-17T12:31:00Z">
            <w:rPr>
              <w:ins w:id="6" w:author="Alwin Trotno" w:date="2026-02-17T13:31:00Z" w16du:dateUtc="2026-02-17T12:31:00Z"/>
              <w:b/>
            </w:rPr>
          </w:rPrChange>
        </w:rPr>
        <w:pPrChange w:id="7" w:author="Alwin Trotno" w:date="2026-02-17T13:31:00Z" w16du:dateUtc="2026-02-17T12:31:00Z">
          <w:pPr>
            <w:jc w:val="center"/>
          </w:pPr>
        </w:pPrChange>
      </w:pPr>
    </w:p>
    <w:p w14:paraId="0D9CE084" w14:textId="77777777" w:rsidR="003738D0" w:rsidRPr="003738D0" w:rsidRDefault="003738D0" w:rsidP="003738D0">
      <w:pPr>
        <w:rPr>
          <w:ins w:id="8" w:author="Alwin Trotno" w:date="2026-02-17T13:30:00Z" w16du:dateUtc="2026-02-17T12:30:00Z"/>
          <w:b/>
        </w:rPr>
        <w:pPrChange w:id="9" w:author="Alwin Trotno" w:date="2026-02-17T13:31:00Z" w16du:dateUtc="2026-02-17T12:31:00Z">
          <w:pPr>
            <w:jc w:val="center"/>
          </w:pPr>
        </w:pPrChange>
      </w:pPr>
    </w:p>
    <w:p w14:paraId="5DF0AF55" w14:textId="24A02B5D" w:rsidR="003738D0" w:rsidRPr="003738D0" w:rsidRDefault="003738D0" w:rsidP="003738D0">
      <w:pPr>
        <w:rPr>
          <w:ins w:id="10" w:author="Alwin Trotno" w:date="2026-02-17T13:31:00Z" w16du:dateUtc="2026-02-17T12:31:00Z"/>
          <w:b/>
          <w:rPrChange w:id="11" w:author="Alwin Trotno" w:date="2026-02-17T13:34:00Z" w16du:dateUtc="2026-02-17T12:34:00Z">
            <w:rPr>
              <w:ins w:id="12" w:author="Alwin Trotno" w:date="2026-02-17T13:31:00Z" w16du:dateUtc="2026-02-17T12:31:00Z"/>
            </w:rPr>
          </w:rPrChange>
        </w:rPr>
      </w:pPr>
      <w:ins w:id="13" w:author="Alwin Trotno" w:date="2026-02-17T13:31:00Z" w16du:dateUtc="2026-02-17T12:31:00Z">
        <w:r w:rsidRPr="003738D0">
          <w:rPr>
            <w:b/>
          </w:rPr>
          <w:t>Elektrische</w:t>
        </w:r>
        <w:r w:rsidRPr="003738D0">
          <w:rPr>
            <w:b/>
            <w:rPrChange w:id="14" w:author="Alwin Trotno" w:date="2026-02-17T13:34:00Z" w16du:dateUtc="2026-02-17T12:34:00Z">
              <w:rPr/>
            </w:rPrChange>
          </w:rPr>
          <w:t xml:space="preserve"> Ladung</w:t>
        </w:r>
      </w:ins>
    </w:p>
    <w:p w14:paraId="4E328EA4" w14:textId="1D62587D" w:rsidR="003738D0" w:rsidRDefault="003738D0" w:rsidP="003738D0">
      <w:pPr>
        <w:rPr>
          <w:ins w:id="15" w:author="Alwin Trotno" w:date="2026-02-17T13:32:00Z" w16du:dateUtc="2026-02-17T12:32:00Z"/>
        </w:rPr>
      </w:pPr>
      <w:ins w:id="16" w:author="Alwin Trotno" w:date="2026-02-17T13:32:00Z" w16du:dateUtc="2026-02-17T12:32:00Z">
        <w:r>
          <w:t>Beschreibt:</w:t>
        </w:r>
      </w:ins>
    </w:p>
    <w:p w14:paraId="64FBAA30" w14:textId="2E12C364" w:rsidR="003738D0" w:rsidRDefault="003738D0" w:rsidP="003738D0">
      <w:pPr>
        <w:rPr>
          <w:ins w:id="17" w:author="Alwin Trotno" w:date="2026-02-17T13:32:00Z" w16du:dateUtc="2026-02-17T12:32:00Z"/>
        </w:rPr>
      </w:pPr>
      <w:ins w:id="18" w:author="Alwin Trotno" w:date="2026-02-17T13:32:00Z" w16du:dateUtc="2026-02-17T12:32:00Z">
        <w:r>
          <w:t>Elektronenmangel</w:t>
        </w:r>
      </w:ins>
    </w:p>
    <w:p w14:paraId="3243CB76" w14:textId="2B8FEE06" w:rsidR="003738D0" w:rsidRDefault="003738D0" w:rsidP="003738D0">
      <w:pPr>
        <w:rPr>
          <w:ins w:id="19" w:author="Alwin Trotno" w:date="2026-02-17T13:33:00Z" w16du:dateUtc="2026-02-17T12:33:00Z"/>
        </w:rPr>
      </w:pPr>
      <w:ins w:id="20" w:author="Alwin Trotno" w:date="2026-02-17T13:32:00Z" w16du:dateUtc="2026-02-17T12:32:00Z">
        <w:r>
          <w:t>Elektronenübersc</w:t>
        </w:r>
      </w:ins>
      <w:ins w:id="21" w:author="Alwin Trotno" w:date="2026-02-17T13:33:00Z" w16du:dateUtc="2026-02-17T12:33:00Z">
        <w:r>
          <w:t>huss</w:t>
        </w:r>
      </w:ins>
    </w:p>
    <w:p w14:paraId="2BEDBE07" w14:textId="77777777" w:rsidR="003738D0" w:rsidRDefault="003738D0" w:rsidP="003738D0">
      <w:pPr>
        <w:rPr>
          <w:ins w:id="22" w:author="Alwin Trotno" w:date="2026-02-17T13:33:00Z" w16du:dateUtc="2026-02-17T12:33:00Z"/>
        </w:rPr>
      </w:pPr>
    </w:p>
    <w:p w14:paraId="18F98E46" w14:textId="5C6414C4" w:rsidR="003738D0" w:rsidRDefault="003738D0" w:rsidP="003738D0">
      <w:pPr>
        <w:rPr>
          <w:ins w:id="23" w:author="Alwin Trotno" w:date="2026-02-17T13:33:00Z" w16du:dateUtc="2026-02-17T12:33:00Z"/>
        </w:rPr>
      </w:pPr>
      <w:ins w:id="24" w:author="Alwin Trotno" w:date="2026-02-17T13:33:00Z" w16du:dateUtc="2026-02-17T12:33:00Z">
        <w:r>
          <w:t>Entsteht durch:</w:t>
        </w:r>
      </w:ins>
    </w:p>
    <w:p w14:paraId="176B3090" w14:textId="48AB5314" w:rsidR="003738D0" w:rsidRDefault="003738D0" w:rsidP="003738D0">
      <w:pPr>
        <w:rPr>
          <w:ins w:id="25" w:author="Alwin Trotno" w:date="2026-02-17T13:33:00Z" w16du:dateUtc="2026-02-17T12:33:00Z"/>
        </w:rPr>
      </w:pPr>
      <w:ins w:id="26" w:author="Alwin Trotno" w:date="2026-02-17T13:33:00Z" w16du:dateUtc="2026-02-17T12:33:00Z">
        <w:r>
          <w:t>Reibung / Elektrisieren</w:t>
        </w:r>
      </w:ins>
    </w:p>
    <w:p w14:paraId="12B7B6EE" w14:textId="60D0A5B5" w:rsidR="003738D0" w:rsidRDefault="003738D0" w:rsidP="003738D0">
      <w:pPr>
        <w:rPr>
          <w:ins w:id="27" w:author="Alwin Trotno" w:date="2026-02-17T13:33:00Z" w16du:dateUtc="2026-02-17T12:33:00Z"/>
        </w:rPr>
      </w:pPr>
      <w:ins w:id="28" w:author="Alwin Trotno" w:date="2026-02-17T13:33:00Z" w16du:dateUtc="2026-02-17T12:33:00Z">
        <w:r>
          <w:t>Elektronen anhäufen</w:t>
        </w:r>
      </w:ins>
    </w:p>
    <w:p w14:paraId="7395A871" w14:textId="7DE54630" w:rsidR="003738D0" w:rsidRDefault="003738D0" w:rsidP="003738D0">
      <w:pPr>
        <w:rPr>
          <w:ins w:id="29" w:author="Alwin Trotno" w:date="2026-02-17T13:33:00Z" w16du:dateUtc="2026-02-17T12:33:00Z"/>
        </w:rPr>
      </w:pPr>
      <w:ins w:id="30" w:author="Alwin Trotno" w:date="2026-02-17T13:33:00Z" w16du:dateUtc="2026-02-17T12:33:00Z">
        <w:r>
          <w:t>Elektronen wegnehmen</w:t>
        </w:r>
      </w:ins>
    </w:p>
    <w:p w14:paraId="645A2FE6" w14:textId="77777777" w:rsidR="003738D0" w:rsidRDefault="003738D0" w:rsidP="003738D0">
      <w:pPr>
        <w:rPr>
          <w:ins w:id="31" w:author="Alwin Trotno" w:date="2026-02-17T13:33:00Z" w16du:dateUtc="2026-02-17T12:33:00Z"/>
        </w:rPr>
      </w:pPr>
    </w:p>
    <w:p w14:paraId="73F69052" w14:textId="076B1752" w:rsidR="003738D0" w:rsidRDefault="003738D0" w:rsidP="003738D0">
      <w:pPr>
        <w:rPr>
          <w:ins w:id="32" w:author="Alwin Trotno" w:date="2026-02-17T13:33:00Z" w16du:dateUtc="2026-02-17T12:33:00Z"/>
        </w:rPr>
      </w:pPr>
      <w:proofErr w:type="spellStart"/>
      <w:ins w:id="33" w:author="Alwin Trotno" w:date="2026-02-17T13:33:00Z" w16du:dateUtc="2026-02-17T12:33:00Z">
        <w:r>
          <w:t>Eigentschaften</w:t>
        </w:r>
        <w:proofErr w:type="spellEnd"/>
        <w:r>
          <w:t>:</w:t>
        </w:r>
      </w:ins>
    </w:p>
    <w:p w14:paraId="04A888E1" w14:textId="7FD9B8A7" w:rsidR="003738D0" w:rsidRDefault="003738D0" w:rsidP="003738D0">
      <w:pPr>
        <w:rPr>
          <w:ins w:id="34" w:author="Alwin Trotno" w:date="2026-02-17T13:33:00Z" w16du:dateUtc="2026-02-17T12:33:00Z"/>
        </w:rPr>
      </w:pPr>
      <w:ins w:id="35" w:author="Alwin Trotno" w:date="2026-02-17T13:33:00Z" w16du:dateUtc="2026-02-17T12:33:00Z">
        <w:r>
          <w:t>Gleicharte Stoßen sich ab</w:t>
        </w:r>
      </w:ins>
    </w:p>
    <w:p w14:paraId="477D27F5" w14:textId="472D2CE3" w:rsidR="003738D0" w:rsidRPr="003738D0" w:rsidRDefault="003738D0" w:rsidP="003738D0">
      <w:pPr>
        <w:rPr>
          <w:rPrChange w:id="36" w:author="Alwin Trotno" w:date="2026-02-17T13:31:00Z" w16du:dateUtc="2026-02-17T12:31:00Z">
            <w:rPr>
              <w:b/>
            </w:rPr>
          </w:rPrChange>
        </w:rPr>
      </w:pPr>
      <w:ins w:id="37" w:author="Alwin Trotno" w:date="2026-02-17T13:33:00Z" w16du:dateUtc="2026-02-17T12:33:00Z">
        <w:r>
          <w:t>Ungl</w:t>
        </w:r>
      </w:ins>
      <w:ins w:id="38" w:author="Alwin Trotno" w:date="2026-02-17T13:34:00Z" w16du:dateUtc="2026-02-17T12:34:00Z">
        <w:r>
          <w:t>eichartige ziehen sich an</w:t>
        </w:r>
      </w:ins>
    </w:p>
    <w:p w14:paraId="1FC8CBD1" w14:textId="77777777" w:rsidR="003738D0" w:rsidRDefault="003738D0" w:rsidP="003738D0">
      <w:pPr>
        <w:rPr>
          <w:ins w:id="39" w:author="Alwin Trotno" w:date="2026-02-17T13:34:00Z" w16du:dateUtc="2026-02-17T12:34:00Z"/>
        </w:rPr>
      </w:pPr>
    </w:p>
    <w:p w14:paraId="35CDBCF6" w14:textId="77777777" w:rsidR="003738D0" w:rsidRDefault="003738D0" w:rsidP="003738D0">
      <w:pPr>
        <w:rPr>
          <w:ins w:id="40" w:author="Alwin Trotno" w:date="2026-02-17T13:34:00Z" w16du:dateUtc="2026-02-17T12:34:00Z"/>
        </w:rPr>
      </w:pPr>
    </w:p>
    <w:p w14:paraId="6C82621D" w14:textId="44E3F8E3" w:rsidR="003738D0" w:rsidRPr="003738D0" w:rsidRDefault="003738D0" w:rsidP="003738D0">
      <w:pPr>
        <w:rPr>
          <w:ins w:id="41" w:author="Alwin Trotno" w:date="2026-02-17T13:30:00Z" w16du:dateUtc="2026-02-17T12:30:00Z"/>
          <w:b/>
        </w:rPr>
      </w:pPr>
      <w:ins w:id="42" w:author="Alwin Trotno" w:date="2026-02-17T13:34:00Z" w16du:dateUtc="2026-02-17T12:34:00Z">
        <w:r w:rsidRPr="003738D0">
          <w:rPr>
            <w:b/>
            <w:rPrChange w:id="43" w:author="Alwin Trotno" w:date="2026-02-17T13:34:00Z" w16du:dateUtc="2026-02-17T12:34:00Z">
              <w:rPr/>
            </w:rPrChange>
          </w:rPr>
          <w:t xml:space="preserve">Elektrische Felder </w:t>
        </w:r>
      </w:ins>
    </w:p>
    <w:p w14:paraId="531D9417" w14:textId="77777777" w:rsidR="003738D0" w:rsidDel="003738D0" w:rsidRDefault="003738D0" w:rsidP="003738D0">
      <w:pPr>
        <w:jc w:val="center"/>
        <w:rPr>
          <w:del w:id="44" w:author="Alwin Trotno" w:date="2026-02-17T13:30:00Z" w16du:dateUtc="2026-02-17T12:30:00Z"/>
          <w:b/>
        </w:rPr>
      </w:pPr>
    </w:p>
    <w:p w14:paraId="2BD07837" w14:textId="6209420A" w:rsidR="003738D0" w:rsidRDefault="003738D0" w:rsidP="003738D0">
      <w:pPr>
        <w:rPr>
          <w:ins w:id="45" w:author="Alwin Trotno" w:date="2026-02-17T13:35:00Z" w16du:dateUtc="2026-02-17T12:35:00Z"/>
        </w:rPr>
      </w:pPr>
      <w:ins w:id="46" w:author="Alwin Trotno" w:date="2026-02-17T13:35:00Z" w16du:dateUtc="2026-02-17T12:35:00Z">
        <w:r>
          <w:t>Jede Ladung erzeugt ein elektrisches Feld -&gt; Kraftwirkung ohne Berührung</w:t>
        </w:r>
      </w:ins>
    </w:p>
    <w:p w14:paraId="76AB6150" w14:textId="77777777" w:rsidR="003738D0" w:rsidRDefault="003738D0" w:rsidP="003738D0">
      <w:pPr>
        <w:rPr>
          <w:ins w:id="47" w:author="Alwin Trotno" w:date="2026-02-17T13:35:00Z" w16du:dateUtc="2026-02-17T12:35:00Z"/>
        </w:rPr>
      </w:pPr>
    </w:p>
    <w:p w14:paraId="73FFA56A" w14:textId="5AD53C0A" w:rsidR="003738D0" w:rsidRDefault="003738D0" w:rsidP="003738D0">
      <w:pPr>
        <w:rPr>
          <w:ins w:id="48" w:author="Alwin Trotno" w:date="2026-02-17T13:36:00Z" w16du:dateUtc="2026-02-17T12:36:00Z"/>
          <w:b/>
        </w:rPr>
      </w:pPr>
      <w:ins w:id="49" w:author="Alwin Trotno" w:date="2026-02-17T13:35:00Z" w16du:dateUtc="2026-02-17T12:35:00Z">
        <w:r>
          <w:rPr>
            <w:b/>
          </w:rPr>
          <w:t>Spannung</w:t>
        </w:r>
      </w:ins>
    </w:p>
    <w:p w14:paraId="3259A77E" w14:textId="4FCAFAFB" w:rsidR="003738D0" w:rsidRDefault="003738D0" w:rsidP="003738D0">
      <w:pPr>
        <w:rPr>
          <w:ins w:id="50" w:author="Alwin Trotno" w:date="2026-02-17T13:36:00Z" w16du:dateUtc="2026-02-17T12:36:00Z"/>
        </w:rPr>
      </w:pPr>
      <w:ins w:id="51" w:author="Alwin Trotno" w:date="2026-02-17T13:36:00Z" w16du:dateUtc="2026-02-17T12:36:00Z">
        <w:r>
          <w:t>Benötigte Kraft zur Bewegung elektrischer Ladung</w:t>
        </w:r>
      </w:ins>
    </w:p>
    <w:p w14:paraId="1E1055C5" w14:textId="728FB389" w:rsidR="003738D0" w:rsidRDefault="003738D0" w:rsidP="003738D0">
      <w:pPr>
        <w:rPr>
          <w:ins w:id="52" w:author="Alwin Trotno" w:date="2026-02-17T13:36:00Z" w16du:dateUtc="2026-02-17T12:36:00Z"/>
        </w:rPr>
      </w:pPr>
      <w:ins w:id="53" w:author="Alwin Trotno" w:date="2026-02-17T13:36:00Z" w16du:dateUtc="2026-02-17T12:36:00Z">
        <w:r>
          <w:t>Entsteht durch:</w:t>
        </w:r>
      </w:ins>
    </w:p>
    <w:p w14:paraId="58B3B6E3" w14:textId="67366678" w:rsidR="003738D0" w:rsidRDefault="003738D0" w:rsidP="003738D0">
      <w:pPr>
        <w:rPr>
          <w:ins w:id="54" w:author="Alwin Trotno" w:date="2026-02-17T13:36:00Z" w16du:dateUtc="2026-02-17T12:36:00Z"/>
        </w:rPr>
      </w:pPr>
      <w:ins w:id="55" w:author="Alwin Trotno" w:date="2026-02-17T13:36:00Z" w16du:dateUtc="2026-02-17T12:36:00Z">
        <w:r>
          <w:t>Verschiebung elektrischer Ladungen</w:t>
        </w:r>
      </w:ins>
    </w:p>
    <w:p w14:paraId="40C85412" w14:textId="00E3838E" w:rsidR="003738D0" w:rsidRDefault="003738D0" w:rsidP="003738D0">
      <w:pPr>
        <w:rPr>
          <w:ins w:id="56" w:author="Alwin Trotno" w:date="2026-02-17T13:37:00Z" w16du:dateUtc="2026-02-17T12:37:00Z"/>
        </w:rPr>
      </w:pPr>
      <w:ins w:id="57" w:author="Alwin Trotno" w:date="2026-02-17T13:36:00Z" w16du:dateUtc="2026-02-17T12:36:00Z">
        <w:r>
          <w:t>Durch Reibung, Induktio</w:t>
        </w:r>
      </w:ins>
      <w:ins w:id="58" w:author="Alwin Trotno" w:date="2026-02-17T13:37:00Z" w16du:dateUtc="2026-02-17T12:37:00Z">
        <w:r>
          <w:t>n oder Elektrochemie</w:t>
        </w:r>
      </w:ins>
    </w:p>
    <w:p w14:paraId="67C18698" w14:textId="77777777" w:rsidR="003738D0" w:rsidRDefault="003738D0" w:rsidP="003738D0">
      <w:pPr>
        <w:rPr>
          <w:ins w:id="59" w:author="Alwin Trotno" w:date="2026-02-17T13:37:00Z" w16du:dateUtc="2026-02-17T12:37:00Z"/>
        </w:rPr>
      </w:pPr>
    </w:p>
    <w:p w14:paraId="34B78AB9" w14:textId="78FFEE7D" w:rsidR="003738D0" w:rsidRDefault="003738D0" w:rsidP="003738D0">
      <w:pPr>
        <w:rPr>
          <w:ins w:id="60" w:author="Alwin Trotno" w:date="2026-02-17T13:37:00Z" w16du:dateUtc="2026-02-17T12:37:00Z"/>
        </w:rPr>
      </w:pPr>
      <w:ins w:id="61" w:author="Alwin Trotno" w:date="2026-02-17T13:37:00Z" w16du:dateUtc="2026-02-17T12:37:00Z">
        <w:r>
          <w:t>Spannungsarten:</w:t>
        </w:r>
      </w:ins>
    </w:p>
    <w:p w14:paraId="610E22D9" w14:textId="4A061D58" w:rsidR="003738D0" w:rsidRDefault="003738D0" w:rsidP="003738D0">
      <w:pPr>
        <w:rPr>
          <w:ins w:id="62" w:author="Alwin Trotno" w:date="2026-02-17T13:37:00Z" w16du:dateUtc="2026-02-17T12:37:00Z"/>
        </w:rPr>
      </w:pPr>
      <w:ins w:id="63" w:author="Alwin Trotno" w:date="2026-02-17T13:37:00Z" w16du:dateUtc="2026-02-17T12:37:00Z">
        <w:r>
          <w:lastRenderedPageBreak/>
          <w:t>Gleichspannung</w:t>
        </w:r>
      </w:ins>
    </w:p>
    <w:p w14:paraId="09C00B05" w14:textId="1EC4A5F8" w:rsidR="003738D0" w:rsidRDefault="003738D0" w:rsidP="003738D0">
      <w:pPr>
        <w:rPr>
          <w:ins w:id="64" w:author="Alwin Trotno" w:date="2026-02-17T13:37:00Z" w16du:dateUtc="2026-02-17T12:37:00Z"/>
        </w:rPr>
      </w:pPr>
      <w:ins w:id="65" w:author="Alwin Trotno" w:date="2026-02-17T13:37:00Z" w16du:dateUtc="2026-02-17T12:37:00Z">
        <w:r>
          <w:t>Wechselspannung</w:t>
        </w:r>
      </w:ins>
    </w:p>
    <w:p w14:paraId="04616759" w14:textId="26822775" w:rsidR="003738D0" w:rsidRDefault="003738D0" w:rsidP="003738D0">
      <w:pPr>
        <w:rPr>
          <w:ins w:id="66" w:author="Alwin Trotno" w:date="2026-02-17T13:37:00Z" w16du:dateUtc="2026-02-17T12:37:00Z"/>
        </w:rPr>
      </w:pPr>
      <w:ins w:id="67" w:author="Alwin Trotno" w:date="2026-02-17T13:37:00Z" w16du:dateUtc="2026-02-17T12:37:00Z">
        <w:r>
          <w:t>Dreiphasenwechselspannung</w:t>
        </w:r>
      </w:ins>
    </w:p>
    <w:p w14:paraId="00149D4C" w14:textId="42ECE1EA" w:rsidR="003738D0" w:rsidRDefault="003738D0" w:rsidP="003738D0">
      <w:pPr>
        <w:rPr>
          <w:ins w:id="68" w:author="Alwin Trotno" w:date="2026-02-17T13:37:00Z" w16du:dateUtc="2026-02-17T12:37:00Z"/>
        </w:rPr>
      </w:pPr>
      <w:ins w:id="69" w:author="Alwin Trotno" w:date="2026-02-17T13:37:00Z" w16du:dateUtc="2026-02-17T12:37:00Z">
        <w:r>
          <w:t>Mischspannung</w:t>
        </w:r>
      </w:ins>
    </w:p>
    <w:p w14:paraId="1F7DED3D" w14:textId="77777777" w:rsidR="003738D0" w:rsidRDefault="003738D0" w:rsidP="003738D0">
      <w:pPr>
        <w:rPr>
          <w:ins w:id="70" w:author="Alwin Trotno" w:date="2026-02-17T13:37:00Z" w16du:dateUtc="2026-02-17T12:37:00Z"/>
        </w:rPr>
      </w:pPr>
    </w:p>
    <w:p w14:paraId="745682A2" w14:textId="09BD5F01" w:rsidR="003738D0" w:rsidRDefault="003738D0" w:rsidP="003738D0">
      <w:pPr>
        <w:rPr>
          <w:ins w:id="71" w:author="Alwin Trotno" w:date="2026-02-17T13:38:00Z" w16du:dateUtc="2026-02-17T12:38:00Z"/>
        </w:rPr>
      </w:pPr>
      <w:ins w:id="72" w:author="Alwin Trotno" w:date="2026-02-17T13:37:00Z" w16du:dateUtc="2026-02-17T12:37:00Z">
        <w:r>
          <w:t xml:space="preserve">Spannung kann über zwei </w:t>
        </w:r>
      </w:ins>
      <w:ins w:id="73" w:author="Alwin Trotno" w:date="2026-02-17T13:38:00Z" w16du:dateUtc="2026-02-17T12:38:00Z">
        <w:r>
          <w:t>Formeln errechnet werden</w:t>
        </w:r>
      </w:ins>
    </w:p>
    <w:p w14:paraId="28EAE849" w14:textId="39C6E5BB" w:rsidR="003738D0" w:rsidRPr="003738D0" w:rsidRDefault="003738D0" w:rsidP="003738D0">
      <w:pPr>
        <w:rPr>
          <w:ins w:id="74" w:author="Alwin Trotno" w:date="2026-02-17T13:34:00Z" w16du:dateUtc="2026-02-17T12:34:00Z"/>
          <w:rPrChange w:id="75" w:author="Alwin Trotno" w:date="2026-02-17T13:36:00Z" w16du:dateUtc="2026-02-17T12:36:00Z">
            <w:rPr>
              <w:ins w:id="76" w:author="Alwin Trotno" w:date="2026-02-17T13:34:00Z" w16du:dateUtc="2026-02-17T12:34:00Z"/>
              <w:b/>
            </w:rPr>
          </w:rPrChange>
        </w:rPr>
        <w:pPrChange w:id="77" w:author="Alwin Trotno" w:date="2026-02-17T13:34:00Z" w16du:dateUtc="2026-02-17T12:34:00Z">
          <w:pPr>
            <w:jc w:val="center"/>
          </w:pPr>
        </w:pPrChange>
      </w:pPr>
      <w:ins w:id="78" w:author="Alwin Trotno" w:date="2026-02-17T13:38:00Z" w16du:dateUtc="2026-02-17T12:38:00Z">
        <w:r w:rsidRPr="003738D0">
          <w:drawing>
            <wp:inline distT="0" distB="0" distL="0" distR="0" wp14:anchorId="1E67F859" wp14:editId="15AF37C4">
              <wp:extent cx="4839119" cy="1379340"/>
              <wp:effectExtent l="0" t="0" r="0" b="0"/>
              <wp:docPr id="674146180" name="Grafik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74146180" name="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39119" cy="13793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222274F" w14:textId="77777777" w:rsidR="003738D0" w:rsidRDefault="003738D0" w:rsidP="003738D0">
      <w:pPr>
        <w:rPr>
          <w:ins w:id="79" w:author="Alwin Trotno" w:date="2026-02-17T13:38:00Z" w16du:dateUtc="2026-02-17T12:38:00Z"/>
          <w:b/>
        </w:rPr>
      </w:pPr>
    </w:p>
    <w:p w14:paraId="2FD04569" w14:textId="77777777" w:rsidR="003738D0" w:rsidRDefault="003738D0" w:rsidP="003738D0">
      <w:pPr>
        <w:rPr>
          <w:ins w:id="80" w:author="Alwin Trotno" w:date="2026-02-17T13:38:00Z" w16du:dateUtc="2026-02-17T12:38:00Z"/>
          <w:b/>
        </w:rPr>
      </w:pPr>
    </w:p>
    <w:p w14:paraId="73FBFC8F" w14:textId="01D7E468" w:rsidR="003738D0" w:rsidRDefault="003738D0" w:rsidP="003738D0">
      <w:pPr>
        <w:rPr>
          <w:ins w:id="81" w:author="Alwin Trotno" w:date="2026-02-17T13:38:00Z" w16du:dateUtc="2026-02-17T12:38:00Z"/>
          <w:b/>
        </w:rPr>
      </w:pPr>
      <w:ins w:id="82" w:author="Alwin Trotno" w:date="2026-02-17T13:38:00Z" w16du:dateUtc="2026-02-17T12:38:00Z">
        <w:r w:rsidRPr="003738D0">
          <w:rPr>
            <w:b/>
            <w:rPrChange w:id="83" w:author="Alwin Trotno" w:date="2026-02-17T13:38:00Z" w16du:dateUtc="2026-02-17T12:38:00Z">
              <w:rPr/>
            </w:rPrChange>
          </w:rPr>
          <w:t>Widerstand</w:t>
        </w:r>
      </w:ins>
    </w:p>
    <w:p w14:paraId="5FC5131D" w14:textId="2B11C900" w:rsidR="003738D0" w:rsidRDefault="003738D0" w:rsidP="003738D0">
      <w:pPr>
        <w:rPr>
          <w:ins w:id="84" w:author="Alwin Trotno" w:date="2026-02-17T13:38:00Z" w16du:dateUtc="2026-02-17T12:38:00Z"/>
        </w:rPr>
      </w:pPr>
      <w:ins w:id="85" w:author="Alwin Trotno" w:date="2026-02-17T13:38:00Z" w16du:dateUtc="2026-02-17T12:38:00Z">
        <w:r>
          <w:t xml:space="preserve">Gegner von Spannung </w:t>
        </w:r>
      </w:ins>
    </w:p>
    <w:p w14:paraId="27EEBBD8" w14:textId="1B4C0B58" w:rsidR="003738D0" w:rsidRDefault="003738D0" w:rsidP="003738D0">
      <w:pPr>
        <w:rPr>
          <w:ins w:id="86" w:author="Alwin Trotno" w:date="2026-02-17T13:39:00Z" w16du:dateUtc="2026-02-17T12:39:00Z"/>
        </w:rPr>
      </w:pPr>
      <w:ins w:id="87" w:author="Alwin Trotno" w:date="2026-02-17T13:38:00Z" w16du:dateUtc="2026-02-17T12:38:00Z">
        <w:r>
          <w:t>Elektrische Bauteile und Elektrische Leiter besitzen</w:t>
        </w:r>
      </w:ins>
      <w:ins w:id="88" w:author="Alwin Trotno" w:date="2026-02-17T13:39:00Z" w16du:dateUtc="2026-02-17T12:39:00Z">
        <w:r>
          <w:t xml:space="preserve"> einen Widerstand</w:t>
        </w:r>
      </w:ins>
    </w:p>
    <w:p w14:paraId="00C9C56B" w14:textId="652A8C9D" w:rsidR="003738D0" w:rsidRDefault="003738D0" w:rsidP="003738D0">
      <w:pPr>
        <w:rPr>
          <w:ins w:id="89" w:author="Alwin Trotno" w:date="2026-02-17T13:39:00Z" w16du:dateUtc="2026-02-17T12:39:00Z"/>
        </w:rPr>
      </w:pPr>
      <w:proofErr w:type="gramStart"/>
      <w:ins w:id="90" w:author="Alwin Trotno" w:date="2026-02-17T13:39:00Z" w16du:dateUtc="2026-02-17T12:39:00Z">
        <w:r>
          <w:t>Widerstandsformelzeichen :</w:t>
        </w:r>
        <w:proofErr w:type="gramEnd"/>
        <w:r>
          <w:t xml:space="preserve"> R</w:t>
        </w:r>
      </w:ins>
    </w:p>
    <w:p w14:paraId="13447BEA" w14:textId="489C2E52" w:rsidR="003738D0" w:rsidRDefault="003738D0" w:rsidP="003738D0">
      <w:pPr>
        <w:rPr>
          <w:ins w:id="91" w:author="Alwin Trotno" w:date="2026-02-17T13:39:00Z" w16du:dateUtc="2026-02-17T12:39:00Z"/>
        </w:rPr>
      </w:pPr>
      <w:ins w:id="92" w:author="Alwin Trotno" w:date="2026-02-17T13:39:00Z" w16du:dateUtc="2026-02-17T12:39:00Z">
        <w:r>
          <w:t>Widerstandseinheit ist Ohm: Zeichen für OHM</w:t>
        </w:r>
      </w:ins>
    </w:p>
    <w:p w14:paraId="65AD1434" w14:textId="77777777" w:rsidR="003738D0" w:rsidRDefault="003738D0" w:rsidP="003738D0">
      <w:pPr>
        <w:rPr>
          <w:ins w:id="93" w:author="Alwin Trotno" w:date="2026-02-17T13:39:00Z" w16du:dateUtc="2026-02-17T12:39:00Z"/>
        </w:rPr>
      </w:pPr>
    </w:p>
    <w:p w14:paraId="2CD3AC9F" w14:textId="69E7A413" w:rsidR="003738D0" w:rsidRDefault="00886338" w:rsidP="003738D0">
      <w:pPr>
        <w:rPr>
          <w:ins w:id="94" w:author="Alwin Trotno" w:date="2026-02-17T13:40:00Z" w16du:dateUtc="2026-02-17T12:40:00Z"/>
          <w:b/>
        </w:rPr>
      </w:pPr>
      <w:ins w:id="95" w:author="Alwin Trotno" w:date="2026-02-17T13:40:00Z" w16du:dateUtc="2026-02-17T12:40:00Z">
        <w:r>
          <w:rPr>
            <w:b/>
          </w:rPr>
          <w:t>Elektronischer Strom</w:t>
        </w:r>
      </w:ins>
    </w:p>
    <w:p w14:paraId="2B6CD072" w14:textId="338C59E4" w:rsidR="00886338" w:rsidRDefault="00886338" w:rsidP="003738D0">
      <w:pPr>
        <w:rPr>
          <w:ins w:id="96" w:author="Alwin Trotno" w:date="2026-02-17T13:41:00Z" w16du:dateUtc="2026-02-17T12:41:00Z"/>
        </w:rPr>
      </w:pPr>
      <w:ins w:id="97" w:author="Alwin Trotno" w:date="2026-02-17T13:40:00Z" w16du:dateUtc="2026-02-17T12:40:00Z">
        <w:r>
          <w:t>Definition:</w:t>
        </w:r>
      </w:ins>
    </w:p>
    <w:p w14:paraId="0FDFDE2B" w14:textId="2F2D11F9" w:rsidR="00886338" w:rsidRDefault="00886338" w:rsidP="003738D0">
      <w:pPr>
        <w:rPr>
          <w:ins w:id="98" w:author="Alwin Trotno" w:date="2026-02-17T13:41:00Z" w16du:dateUtc="2026-02-17T12:41:00Z"/>
        </w:rPr>
      </w:pPr>
      <w:ins w:id="99" w:author="Alwin Trotno" w:date="2026-02-17T13:41:00Z" w16du:dateUtc="2026-02-17T12:41:00Z">
        <w:r>
          <w:t>Der elektrische Strom ist die gerichtete Bewegung freier Ladungsträger</w:t>
        </w:r>
      </w:ins>
    </w:p>
    <w:p w14:paraId="33E63DF5" w14:textId="77777777" w:rsidR="00886338" w:rsidRDefault="00886338" w:rsidP="003738D0">
      <w:pPr>
        <w:rPr>
          <w:ins w:id="100" w:author="Alwin Trotno" w:date="2026-02-17T13:41:00Z" w16du:dateUtc="2026-02-17T12:41:00Z"/>
        </w:rPr>
      </w:pPr>
    </w:p>
    <w:p w14:paraId="03149733" w14:textId="0665098E" w:rsidR="00886338" w:rsidRDefault="00886338" w:rsidP="003738D0">
      <w:pPr>
        <w:rPr>
          <w:ins w:id="101" w:author="Alwin Trotno" w:date="2026-02-17T13:41:00Z" w16du:dateUtc="2026-02-17T12:41:00Z"/>
        </w:rPr>
      </w:pPr>
      <w:ins w:id="102" w:author="Alwin Trotno" w:date="2026-02-17T13:41:00Z" w16du:dateUtc="2026-02-17T12:41:00Z">
        <w:r>
          <w:t>Erzeugung:</w:t>
        </w:r>
      </w:ins>
    </w:p>
    <w:p w14:paraId="1DDC850D" w14:textId="1EF3D719" w:rsidR="00886338" w:rsidRDefault="00886338" w:rsidP="003738D0">
      <w:pPr>
        <w:rPr>
          <w:ins w:id="103" w:author="Alwin Trotno" w:date="2026-02-17T13:42:00Z" w16du:dateUtc="2026-02-17T12:42:00Z"/>
        </w:rPr>
      </w:pPr>
      <w:ins w:id="104" w:author="Alwin Trotno" w:date="2026-02-17T13:41:00Z" w16du:dateUtc="2026-02-17T12:41:00Z">
        <w:r>
          <w:t xml:space="preserve">Ergebnis aus erzeugter </w:t>
        </w:r>
      </w:ins>
      <w:ins w:id="105" w:author="Alwin Trotno" w:date="2026-02-17T13:42:00Z" w16du:dateUtc="2026-02-17T12:42:00Z">
        <w:r>
          <w:t>Spannung</w:t>
        </w:r>
      </w:ins>
      <w:ins w:id="106" w:author="Alwin Trotno" w:date="2026-02-17T13:41:00Z" w16du:dateUtc="2026-02-17T12:41:00Z">
        <w:r>
          <w:t xml:space="preserve"> in Verbind</w:t>
        </w:r>
      </w:ins>
      <w:ins w:id="107" w:author="Alwin Trotno" w:date="2026-02-17T13:42:00Z" w16du:dateUtc="2026-02-17T12:42:00Z">
        <w:r>
          <w:t>ung mit einem Leiter und einem Verbraucher</w:t>
        </w:r>
      </w:ins>
    </w:p>
    <w:p w14:paraId="72922903" w14:textId="77777777" w:rsidR="00886338" w:rsidRDefault="00886338" w:rsidP="003738D0">
      <w:pPr>
        <w:rPr>
          <w:ins w:id="108" w:author="Alwin Trotno" w:date="2026-02-17T13:42:00Z" w16du:dateUtc="2026-02-17T12:42:00Z"/>
        </w:rPr>
      </w:pPr>
    </w:p>
    <w:p w14:paraId="2A66D4A0" w14:textId="727FA6C9" w:rsidR="00886338" w:rsidRDefault="00886338" w:rsidP="003738D0">
      <w:pPr>
        <w:rPr>
          <w:ins w:id="109" w:author="Alwin Trotno" w:date="2026-02-17T13:42:00Z" w16du:dateUtc="2026-02-17T12:42:00Z"/>
        </w:rPr>
      </w:pPr>
      <w:ins w:id="110" w:author="Alwin Trotno" w:date="2026-02-17T13:42:00Z" w16du:dateUtc="2026-02-17T12:42:00Z">
        <w:r>
          <w:t>Formel:</w:t>
        </w:r>
      </w:ins>
    </w:p>
    <w:p w14:paraId="53CE3D3C" w14:textId="11E75169" w:rsidR="00886338" w:rsidRDefault="00886338" w:rsidP="003738D0">
      <w:pPr>
        <w:rPr>
          <w:ins w:id="111" w:author="Alwin Trotno" w:date="2026-02-17T13:42:00Z" w16du:dateUtc="2026-02-17T12:42:00Z"/>
        </w:rPr>
      </w:pPr>
      <w:ins w:id="112" w:author="Alwin Trotno" w:date="2026-02-17T13:42:00Z" w16du:dateUtc="2026-02-17T12:42:00Z">
        <w:r w:rsidRPr="00886338">
          <w:lastRenderedPageBreak/>
          <w:drawing>
            <wp:inline distT="0" distB="0" distL="0" distR="0" wp14:anchorId="722AF2CC" wp14:editId="74B16B26">
              <wp:extent cx="2491956" cy="1310754"/>
              <wp:effectExtent l="0" t="0" r="3810" b="3810"/>
              <wp:docPr id="2086093855" name="Grafik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86093855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91956" cy="13107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E905E29" w14:textId="77777777" w:rsidR="00886338" w:rsidRDefault="00886338" w:rsidP="003738D0">
      <w:pPr>
        <w:rPr>
          <w:ins w:id="113" w:author="Alwin Trotno" w:date="2026-02-17T13:42:00Z" w16du:dateUtc="2026-02-17T12:42:00Z"/>
        </w:rPr>
      </w:pPr>
    </w:p>
    <w:p w14:paraId="40B0FFDA" w14:textId="107D2AE3" w:rsidR="00886338" w:rsidRDefault="00886338" w:rsidP="003738D0">
      <w:pPr>
        <w:rPr>
          <w:ins w:id="114" w:author="Alwin Trotno" w:date="2026-02-17T13:42:00Z" w16du:dateUtc="2026-02-17T12:42:00Z"/>
          <w:b/>
        </w:rPr>
      </w:pPr>
      <w:ins w:id="115" w:author="Alwin Trotno" w:date="2026-02-17T13:42:00Z" w16du:dateUtc="2026-02-17T12:42:00Z">
        <w:r w:rsidRPr="00886338">
          <w:rPr>
            <w:b/>
            <w:rPrChange w:id="116" w:author="Alwin Trotno" w:date="2026-02-17T13:42:00Z" w16du:dateUtc="2026-02-17T12:42:00Z">
              <w:rPr/>
            </w:rPrChange>
          </w:rPr>
          <w:t>Stromrichtung</w:t>
        </w:r>
      </w:ins>
    </w:p>
    <w:p w14:paraId="6F0296CF" w14:textId="6693E98C" w:rsidR="00886338" w:rsidRPr="00886338" w:rsidRDefault="00886338" w:rsidP="003738D0">
      <w:pPr>
        <w:rPr>
          <w:ins w:id="117" w:author="Alwin Trotno" w:date="2026-02-17T13:43:00Z" w16du:dateUtc="2026-02-17T12:43:00Z"/>
          <w:rPrChange w:id="118" w:author="Alwin Trotno" w:date="2026-02-17T13:43:00Z" w16du:dateUtc="2026-02-17T12:43:00Z">
            <w:rPr>
              <w:ins w:id="119" w:author="Alwin Trotno" w:date="2026-02-17T13:43:00Z" w16du:dateUtc="2026-02-17T12:43:00Z"/>
              <w:b/>
            </w:rPr>
          </w:rPrChange>
        </w:rPr>
      </w:pPr>
      <w:ins w:id="120" w:author="Alwin Trotno" w:date="2026-02-17T13:43:00Z" w16du:dateUtc="2026-02-17T12:43:00Z">
        <w:r w:rsidRPr="00886338">
          <w:rPr>
            <w:rPrChange w:id="121" w:author="Alwin Trotno" w:date="2026-02-17T13:43:00Z" w16du:dateUtc="2026-02-17T12:43:00Z">
              <w:rPr>
                <w:b/>
              </w:rPr>
            </w:rPrChange>
          </w:rPr>
          <w:t>Technische Stromrichtung</w:t>
        </w:r>
      </w:ins>
    </w:p>
    <w:p w14:paraId="471AFB3C" w14:textId="00271CF8" w:rsidR="00886338" w:rsidRPr="00886338" w:rsidRDefault="00886338" w:rsidP="003738D0">
      <w:pPr>
        <w:rPr>
          <w:ins w:id="122" w:author="Alwin Trotno" w:date="2026-02-17T13:43:00Z" w16du:dateUtc="2026-02-17T12:43:00Z"/>
          <w:rPrChange w:id="123" w:author="Alwin Trotno" w:date="2026-02-17T13:43:00Z" w16du:dateUtc="2026-02-17T12:43:00Z">
            <w:rPr>
              <w:ins w:id="124" w:author="Alwin Trotno" w:date="2026-02-17T13:43:00Z" w16du:dateUtc="2026-02-17T12:43:00Z"/>
              <w:b/>
            </w:rPr>
          </w:rPrChange>
        </w:rPr>
      </w:pPr>
      <w:ins w:id="125" w:author="Alwin Trotno" w:date="2026-02-17T13:44:00Z" w16du:dateUtc="2026-02-17T12:44:00Z">
        <w:r w:rsidRPr="00886338">
          <w:t>Historisch</w:t>
        </w:r>
      </w:ins>
    </w:p>
    <w:p w14:paraId="751B6F10" w14:textId="1AA119F5" w:rsidR="00886338" w:rsidRPr="00886338" w:rsidRDefault="00886338" w:rsidP="003738D0">
      <w:pPr>
        <w:rPr>
          <w:ins w:id="126" w:author="Alwin Trotno" w:date="2026-02-17T13:43:00Z" w16du:dateUtc="2026-02-17T12:43:00Z"/>
          <w:rPrChange w:id="127" w:author="Alwin Trotno" w:date="2026-02-17T13:43:00Z" w16du:dateUtc="2026-02-17T12:43:00Z">
            <w:rPr>
              <w:ins w:id="128" w:author="Alwin Trotno" w:date="2026-02-17T13:43:00Z" w16du:dateUtc="2026-02-17T12:43:00Z"/>
              <w:b/>
            </w:rPr>
          </w:rPrChange>
        </w:rPr>
      </w:pPr>
      <w:ins w:id="129" w:author="Alwin Trotno" w:date="2026-02-17T13:43:00Z" w16du:dateUtc="2026-02-17T12:43:00Z">
        <w:r w:rsidRPr="00886338">
          <w:rPr>
            <w:rPrChange w:id="130" w:author="Alwin Trotno" w:date="2026-02-17T13:43:00Z" w16du:dateUtc="2026-02-17T12:43:00Z">
              <w:rPr>
                <w:b/>
              </w:rPr>
            </w:rPrChange>
          </w:rPr>
          <w:t>Annahme von positiven Ladungsträgern</w:t>
        </w:r>
      </w:ins>
    </w:p>
    <w:p w14:paraId="70EB131F" w14:textId="5C24A609" w:rsidR="00886338" w:rsidRDefault="00886338" w:rsidP="003738D0">
      <w:pPr>
        <w:rPr>
          <w:ins w:id="131" w:author="Alwin Trotno" w:date="2026-02-17T13:44:00Z" w16du:dateUtc="2026-02-17T12:44:00Z"/>
        </w:rPr>
      </w:pPr>
      <w:ins w:id="132" w:author="Alwin Trotno" w:date="2026-02-17T13:43:00Z" w16du:dateUtc="2026-02-17T12:43:00Z">
        <w:r w:rsidRPr="00886338">
          <w:rPr>
            <w:rPrChange w:id="133" w:author="Alwin Trotno" w:date="2026-02-17T13:43:00Z" w16du:dateUtc="2026-02-17T12:43:00Z">
              <w:rPr>
                <w:b/>
              </w:rPr>
            </w:rPrChange>
          </w:rPr>
          <w:t>Plus nach Minus</w:t>
        </w:r>
      </w:ins>
    </w:p>
    <w:p w14:paraId="11E6DAB6" w14:textId="77777777" w:rsidR="00886338" w:rsidRDefault="00886338" w:rsidP="003738D0">
      <w:pPr>
        <w:rPr>
          <w:ins w:id="134" w:author="Alwin Trotno" w:date="2026-02-17T13:44:00Z" w16du:dateUtc="2026-02-17T12:44:00Z"/>
        </w:rPr>
      </w:pPr>
    </w:p>
    <w:p w14:paraId="2397A275" w14:textId="71210C4F" w:rsidR="00886338" w:rsidRDefault="00886338" w:rsidP="003738D0">
      <w:pPr>
        <w:rPr>
          <w:ins w:id="135" w:author="Alwin Trotno" w:date="2026-02-17T13:44:00Z" w16du:dateUtc="2026-02-17T12:44:00Z"/>
          <w:b/>
        </w:rPr>
      </w:pPr>
      <w:ins w:id="136" w:author="Alwin Trotno" w:date="2026-02-17T13:44:00Z" w16du:dateUtc="2026-02-17T12:44:00Z">
        <w:r w:rsidRPr="00886338">
          <w:rPr>
            <w:b/>
            <w:rPrChange w:id="137" w:author="Alwin Trotno" w:date="2026-02-17T13:44:00Z" w16du:dateUtc="2026-02-17T12:44:00Z">
              <w:rPr/>
            </w:rPrChange>
          </w:rPr>
          <w:t>Physikalische Stromrichtung</w:t>
        </w:r>
      </w:ins>
    </w:p>
    <w:p w14:paraId="6818DFC1" w14:textId="2119A149" w:rsidR="00886338" w:rsidRDefault="00886338" w:rsidP="003738D0">
      <w:pPr>
        <w:rPr>
          <w:ins w:id="138" w:author="Alwin Trotno" w:date="2026-02-17T13:44:00Z" w16du:dateUtc="2026-02-17T12:44:00Z"/>
        </w:rPr>
      </w:pPr>
      <w:ins w:id="139" w:author="Alwin Trotno" w:date="2026-02-17T13:44:00Z" w16du:dateUtc="2026-02-17T12:44:00Z">
        <w:r>
          <w:t xml:space="preserve">Negativer Pol stößt freie Ladungsträger ab </w:t>
        </w:r>
      </w:ins>
    </w:p>
    <w:p w14:paraId="4716ED46" w14:textId="06305B89" w:rsidR="00886338" w:rsidRDefault="00886338" w:rsidP="003738D0">
      <w:pPr>
        <w:rPr>
          <w:ins w:id="140" w:author="Alwin Trotno" w:date="2026-02-17T13:45:00Z" w16du:dateUtc="2026-02-17T12:45:00Z"/>
        </w:rPr>
      </w:pPr>
      <w:ins w:id="141" w:author="Alwin Trotno" w:date="2026-02-17T13:44:00Z" w16du:dateUtc="2026-02-17T12:44:00Z">
        <w:r>
          <w:t>Positiver Pol zieht freie Ladungsträ</w:t>
        </w:r>
      </w:ins>
      <w:ins w:id="142" w:author="Alwin Trotno" w:date="2026-02-17T13:45:00Z" w16du:dateUtc="2026-02-17T12:45:00Z">
        <w:r>
          <w:t xml:space="preserve">ger an </w:t>
        </w:r>
      </w:ins>
    </w:p>
    <w:p w14:paraId="32A47B23" w14:textId="77777777" w:rsidR="00886338" w:rsidRDefault="00886338" w:rsidP="003738D0">
      <w:pPr>
        <w:rPr>
          <w:ins w:id="143" w:author="Alwin Trotno" w:date="2026-02-17T13:45:00Z" w16du:dateUtc="2026-02-17T12:45:00Z"/>
        </w:rPr>
      </w:pPr>
    </w:p>
    <w:p w14:paraId="0B10719E" w14:textId="7FFEBB6D" w:rsidR="00886338" w:rsidRDefault="00886338" w:rsidP="003738D0">
      <w:pPr>
        <w:rPr>
          <w:ins w:id="144" w:author="Alwin Trotno" w:date="2026-02-17T13:45:00Z" w16du:dateUtc="2026-02-17T12:45:00Z"/>
          <w:b/>
        </w:rPr>
      </w:pPr>
      <w:ins w:id="145" w:author="Alwin Trotno" w:date="2026-02-17T13:45:00Z" w16du:dateUtc="2026-02-17T12:45:00Z">
        <w:r>
          <w:rPr>
            <w:b/>
          </w:rPr>
          <w:t>Stromarten</w:t>
        </w:r>
      </w:ins>
    </w:p>
    <w:p w14:paraId="34294343" w14:textId="7792FDDC" w:rsidR="00886338" w:rsidRDefault="00886338" w:rsidP="003738D0">
      <w:pPr>
        <w:rPr>
          <w:ins w:id="146" w:author="Alwin Trotno" w:date="2026-02-17T13:45:00Z" w16du:dateUtc="2026-02-17T12:45:00Z"/>
        </w:rPr>
      </w:pPr>
      <w:ins w:id="147" w:author="Alwin Trotno" w:date="2026-02-17T13:45:00Z" w16du:dateUtc="2026-02-17T12:45:00Z">
        <w:r>
          <w:t>Gleichstrom:</w:t>
        </w:r>
      </w:ins>
    </w:p>
    <w:p w14:paraId="60C9F77E" w14:textId="2B8EF284" w:rsidR="00886338" w:rsidRDefault="00886338" w:rsidP="003738D0">
      <w:pPr>
        <w:rPr>
          <w:ins w:id="148" w:author="Alwin Trotno" w:date="2026-02-17T13:45:00Z" w16du:dateUtc="2026-02-17T12:45:00Z"/>
        </w:rPr>
      </w:pPr>
      <w:ins w:id="149" w:author="Alwin Trotno" w:date="2026-02-17T13:45:00Z" w16du:dateUtc="2026-02-17T12:45:00Z">
        <w:r>
          <w:t>Keine Änderung von Stärke und Richtung über Zeit</w:t>
        </w:r>
      </w:ins>
    </w:p>
    <w:p w14:paraId="51B0C06E" w14:textId="6970C758" w:rsidR="00886338" w:rsidRDefault="00886338" w:rsidP="003738D0">
      <w:pPr>
        <w:rPr>
          <w:ins w:id="150" w:author="Alwin Trotno" w:date="2026-02-17T13:46:00Z" w16du:dateUtc="2026-02-17T12:46:00Z"/>
        </w:rPr>
      </w:pPr>
      <w:ins w:id="151" w:author="Alwin Trotno" w:date="2026-02-17T13:45:00Z" w16du:dateUtc="2026-02-17T12:45:00Z">
        <w:r>
          <w:t>Per Gleichrichter a</w:t>
        </w:r>
      </w:ins>
      <w:ins w:id="152" w:author="Alwin Trotno" w:date="2026-02-17T13:46:00Z" w16du:dateUtc="2026-02-17T12:46:00Z">
        <w:r>
          <w:t>us Wechselstrom gewinnbar</w:t>
        </w:r>
      </w:ins>
    </w:p>
    <w:p w14:paraId="53AD0826" w14:textId="77777777" w:rsidR="00886338" w:rsidRDefault="00886338" w:rsidP="003738D0">
      <w:pPr>
        <w:rPr>
          <w:ins w:id="153" w:author="Alwin Trotno" w:date="2026-02-17T13:46:00Z" w16du:dateUtc="2026-02-17T12:46:00Z"/>
        </w:rPr>
      </w:pPr>
    </w:p>
    <w:p w14:paraId="1C941EEE" w14:textId="489469F7" w:rsidR="00886338" w:rsidRDefault="00886338" w:rsidP="003738D0">
      <w:pPr>
        <w:rPr>
          <w:ins w:id="154" w:author="Alwin Trotno" w:date="2026-02-17T13:46:00Z" w16du:dateUtc="2026-02-17T12:46:00Z"/>
        </w:rPr>
      </w:pPr>
      <w:ins w:id="155" w:author="Alwin Trotno" w:date="2026-02-17T13:46:00Z" w16du:dateUtc="2026-02-17T12:46:00Z">
        <w:r>
          <w:t>Wechselstrom:</w:t>
        </w:r>
      </w:ins>
    </w:p>
    <w:p w14:paraId="41CAFAD4" w14:textId="69EE6717" w:rsidR="00886338" w:rsidRDefault="00886338" w:rsidP="003738D0">
      <w:pPr>
        <w:rPr>
          <w:ins w:id="156" w:author="Alwin Trotno" w:date="2026-02-17T13:47:00Z" w16du:dateUtc="2026-02-17T12:47:00Z"/>
        </w:rPr>
      </w:pPr>
      <w:ins w:id="157" w:author="Alwin Trotno" w:date="2026-02-17T13:46:00Z" w16du:dateUtc="2026-02-17T12:46:00Z">
        <w:r>
          <w:t>Periodische Äderung der Richtung</w:t>
        </w:r>
      </w:ins>
      <w:ins w:id="158" w:author="Alwin Trotno" w:date="2026-02-17T13:47:00Z" w16du:dateUtc="2026-02-17T12:47:00Z">
        <w:r>
          <w:t xml:space="preserve"> mit 3 Außenleitern </w:t>
        </w:r>
      </w:ins>
    </w:p>
    <w:p w14:paraId="0EAE9D44" w14:textId="77777777" w:rsidR="00886338" w:rsidRDefault="00886338" w:rsidP="003738D0">
      <w:pPr>
        <w:rPr>
          <w:ins w:id="159" w:author="Alwin Trotno" w:date="2026-02-17T13:47:00Z" w16du:dateUtc="2026-02-17T12:47:00Z"/>
        </w:rPr>
      </w:pPr>
    </w:p>
    <w:p w14:paraId="10A5AD53" w14:textId="3B0A215C" w:rsidR="00886338" w:rsidRDefault="00886338" w:rsidP="003738D0">
      <w:pPr>
        <w:rPr>
          <w:ins w:id="160" w:author="Alwin Trotno" w:date="2026-02-17T13:47:00Z" w16du:dateUtc="2026-02-17T12:47:00Z"/>
        </w:rPr>
      </w:pPr>
      <w:ins w:id="161" w:author="Alwin Trotno" w:date="2026-02-17T13:47:00Z" w16du:dateUtc="2026-02-17T12:47:00Z">
        <w:r>
          <w:t>Mischstrom:</w:t>
        </w:r>
      </w:ins>
    </w:p>
    <w:p w14:paraId="0FB34A9F" w14:textId="5B188962" w:rsidR="00886338" w:rsidRDefault="00886338" w:rsidP="003738D0">
      <w:pPr>
        <w:rPr>
          <w:ins w:id="162" w:author="Alwin Trotno" w:date="2026-02-17T13:56:00Z" w16du:dateUtc="2026-02-17T12:56:00Z"/>
        </w:rPr>
      </w:pPr>
      <w:ins w:id="163" w:author="Alwin Trotno" w:date="2026-02-17T13:47:00Z" w16du:dateUtc="2026-02-17T12:47:00Z">
        <w:r>
          <w:t>Kombination aus Wechsel- und Gleichstrom</w:t>
        </w:r>
      </w:ins>
    </w:p>
    <w:p w14:paraId="1FB60ACB" w14:textId="77777777" w:rsidR="0049034F" w:rsidRDefault="0049034F" w:rsidP="003738D0">
      <w:pPr>
        <w:rPr>
          <w:ins w:id="164" w:author="Alwin Trotno" w:date="2026-02-17T13:56:00Z" w16du:dateUtc="2026-02-17T12:56:00Z"/>
        </w:rPr>
      </w:pPr>
    </w:p>
    <w:p w14:paraId="22C6F596" w14:textId="77777777" w:rsidR="0049034F" w:rsidRDefault="0049034F" w:rsidP="003738D0">
      <w:pPr>
        <w:rPr>
          <w:ins w:id="165" w:author="Alwin Trotno" w:date="2026-02-17T13:56:00Z" w16du:dateUtc="2026-02-17T12:56:00Z"/>
        </w:rPr>
      </w:pPr>
    </w:p>
    <w:p w14:paraId="41EA5D54" w14:textId="77777777" w:rsidR="0049034F" w:rsidRDefault="0049034F" w:rsidP="003738D0">
      <w:pPr>
        <w:rPr>
          <w:ins w:id="166" w:author="Alwin Trotno" w:date="2026-02-17T13:56:00Z" w16du:dateUtc="2026-02-17T12:56:00Z"/>
        </w:rPr>
      </w:pPr>
    </w:p>
    <w:p w14:paraId="4F6EB1B6" w14:textId="2AD63E21" w:rsidR="0049034F" w:rsidRDefault="0049034F" w:rsidP="003738D0">
      <w:pPr>
        <w:rPr>
          <w:ins w:id="167" w:author="Alwin Trotno" w:date="2026-02-17T13:57:00Z" w16du:dateUtc="2026-02-17T12:57:00Z"/>
          <w:b/>
        </w:rPr>
      </w:pPr>
      <w:ins w:id="168" w:author="Alwin Trotno" w:date="2026-02-17T13:56:00Z" w16du:dateUtc="2026-02-17T12:56:00Z">
        <w:r w:rsidRPr="0049034F">
          <w:rPr>
            <w:b/>
            <w:rPrChange w:id="169" w:author="Alwin Trotno" w:date="2026-02-17T13:57:00Z" w16du:dateUtc="2026-02-17T12:57:00Z">
              <w:rPr/>
            </w:rPrChange>
          </w:rPr>
          <w:lastRenderedPageBreak/>
          <w:t>Gleichspannu</w:t>
        </w:r>
      </w:ins>
      <w:ins w:id="170" w:author="Alwin Trotno" w:date="2026-02-17T13:57:00Z" w16du:dateUtc="2026-02-17T12:57:00Z">
        <w:r w:rsidRPr="0049034F">
          <w:rPr>
            <w:b/>
            <w:rPrChange w:id="171" w:author="Alwin Trotno" w:date="2026-02-17T13:57:00Z" w16du:dateUtc="2026-02-17T12:57:00Z">
              <w:rPr/>
            </w:rPrChange>
          </w:rPr>
          <w:t xml:space="preserve">ng </w:t>
        </w:r>
      </w:ins>
    </w:p>
    <w:p w14:paraId="31E74A33" w14:textId="77777777" w:rsidR="0049034F" w:rsidRPr="0049034F" w:rsidRDefault="0049034F" w:rsidP="003738D0">
      <w:pPr>
        <w:rPr>
          <w:rPrChange w:id="172" w:author="Alwin Trotno" w:date="2026-02-17T13:57:00Z" w16du:dateUtc="2026-02-17T12:57:00Z">
            <w:rPr>
              <w:b/>
            </w:rPr>
          </w:rPrChange>
        </w:rPr>
        <w:pPrChange w:id="173" w:author="Alwin Trotno" w:date="2026-02-17T13:38:00Z" w16du:dateUtc="2026-02-17T12:38:00Z">
          <w:pPr>
            <w:jc w:val="center"/>
          </w:pPr>
        </w:pPrChange>
      </w:pPr>
    </w:p>
    <w:sectPr w:rsidR="0049034F" w:rsidRPr="004903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win Trotno">
    <w15:presenceInfo w15:providerId="Windows Live" w15:userId="ad2a0a2426c7c0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8D0"/>
    <w:rsid w:val="003738D0"/>
    <w:rsid w:val="0049034F"/>
    <w:rsid w:val="00886338"/>
    <w:rsid w:val="00F7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C3D71"/>
  <w15:chartTrackingRefBased/>
  <w15:docId w15:val="{9DECA09D-1E0E-4767-9368-E2B254E24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7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3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3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3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3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38D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38D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38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38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38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38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738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38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738D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3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38D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38D0"/>
    <w:rPr>
      <w:b/>
      <w:bCs/>
      <w:smallCaps/>
      <w:color w:val="2F5496" w:themeColor="accent1" w:themeShade="BF"/>
      <w:spacing w:val="5"/>
    </w:rPr>
  </w:style>
  <w:style w:type="paragraph" w:styleId="berarbeitung">
    <w:name w:val="Revision"/>
    <w:hidden/>
    <w:uiPriority w:val="99"/>
    <w:semiHidden/>
    <w:rsid w:val="003738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Alwin Trotno</dc:creator>
  <cp:keywords/>
  <dc:description/>
  <cp:lastModifiedBy>Alwin Trotno</cp:lastModifiedBy>
  <cp:revision>1</cp:revision>
  <dcterms:created xsi:type="dcterms:W3CDTF">2026-02-17T12:30:00Z</dcterms:created>
  <dcterms:modified xsi:type="dcterms:W3CDTF">2026-02-17T13:00:00Z</dcterms:modified>
</cp:coreProperties>
</file>